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921" w:rsidRDefault="00A62E5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center"/>
        <w:rPr>
          <w:color w:val="5B9BD5"/>
          <w:sz w:val="44"/>
          <w:szCs w:val="44"/>
        </w:rPr>
      </w:pPr>
      <w:r>
        <w:rPr>
          <w:b/>
          <w:color w:val="5B9BD5"/>
          <w:sz w:val="44"/>
          <w:szCs w:val="44"/>
        </w:rPr>
        <w:t>Instruction for BT upgrade</w:t>
      </w:r>
      <w:ins w:id="0" w:author="Steve" w:date="2022-03-15T10:44:00Z">
        <w:r w:rsidR="008D1601">
          <w:rPr>
            <w:b/>
            <w:color w:val="5B9BD5"/>
            <w:sz w:val="44"/>
            <w:szCs w:val="44"/>
          </w:rPr>
          <w:t xml:space="preserve">, </w:t>
        </w:r>
      </w:ins>
      <w:ins w:id="1" w:author="Steve" w:date="2022-03-15T10:49:00Z">
        <w:r w:rsidR="008D1601">
          <w:rPr>
            <w:b/>
            <w:color w:val="5B9BD5"/>
            <w:sz w:val="44"/>
            <w:szCs w:val="44"/>
          </w:rPr>
          <w:t xml:space="preserve">for </w:t>
        </w:r>
      </w:ins>
      <w:ins w:id="2" w:author="Steve" w:date="2022-03-15T10:44:00Z">
        <w:r w:rsidR="008D1601">
          <w:rPr>
            <w:b/>
            <w:color w:val="5B9BD5"/>
            <w:sz w:val="44"/>
            <w:szCs w:val="44"/>
          </w:rPr>
          <w:t>V2</w:t>
        </w:r>
      </w:ins>
      <w:ins w:id="3" w:author="Steve" w:date="2022-03-15T10:49:00Z">
        <w:r w:rsidR="008D1601">
          <w:rPr>
            <w:b/>
            <w:color w:val="5B9BD5"/>
            <w:sz w:val="44"/>
            <w:szCs w:val="44"/>
          </w:rPr>
          <w:t>.0</w:t>
        </w:r>
      </w:ins>
    </w:p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360"/>
        <w:rPr>
          <w:color w:val="000000"/>
          <w:sz w:val="22"/>
          <w:szCs w:val="22"/>
        </w:rPr>
      </w:pPr>
    </w:p>
    <w:p w:rsidR="00D57921" w:rsidRDefault="00A62E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  <w:r>
        <w:rPr>
          <w:rFonts w:ascii="Microsoft YaHei UI" w:eastAsia="Microsoft YaHei UI" w:hAnsi="Microsoft YaHei UI" w:cs="Microsoft YaHei UI"/>
          <w:sz w:val="21"/>
          <w:szCs w:val="21"/>
        </w:rPr>
        <w:t>Install BT programming software Media Product Tool V2.10.05 from https://drive.google.com/file/d/1sDIpBoRpTI0spnrso8B8LOXcQjUbzPOO/view?usp=sharing</w:t>
      </w:r>
    </w:p>
    <w:p w:rsidR="00D57921" w:rsidDel="00E16B79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del w:id="4" w:author="Steve" w:date="2022-03-15T11:03:00Z"/>
          <w:rFonts w:ascii="Microsoft YaHei UI" w:eastAsia="Microsoft YaHei UI" w:hAnsi="Microsoft YaHei UI" w:cs="Microsoft YaHei UI"/>
          <w:sz w:val="21"/>
          <w:szCs w:val="21"/>
        </w:rPr>
      </w:pPr>
    </w:p>
    <w:p w:rsidR="00D57921" w:rsidRDefault="00A62E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ins w:id="5" w:author="Steve" w:date="2022-03-15T10:45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r>
        <w:rPr>
          <w:rFonts w:ascii="Microsoft YaHei UI" w:eastAsia="Microsoft YaHei UI" w:hAnsi="Microsoft YaHei UI" w:cs="Microsoft YaHei UI"/>
          <w:color w:val="000000"/>
          <w:sz w:val="21"/>
          <w:szCs w:val="21"/>
        </w:rPr>
        <w:t>Please run the BT programming software “Launch.exe” in the PC.</w:t>
      </w:r>
    </w:p>
    <w:p w:rsidR="008D1601" w:rsidRPr="008D1601" w:rsidRDefault="008D1601" w:rsidP="008D160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ins w:id="6" w:author="Steve" w:date="2022-03-15T10:45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ins w:id="7" w:author="Steve" w:date="2022-03-15T10:45:00Z">
        <w:r w:rsidRPr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Select </w:t>
        </w:r>
        <w:r w:rsidR="00A62E5E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“FACTORY_INFORMATION</w:t>
        </w:r>
        <w:r w:rsidRPr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_</w:t>
        </w:r>
      </w:ins>
      <w:ins w:id="8" w:author="Steve" w:date="2022-03-15T11:10:00Z">
        <w:r w:rsidR="00A62E5E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ERASE</w:t>
        </w:r>
      </w:ins>
      <w:ins w:id="9" w:author="Steve" w:date="2022-03-15T10:45:00Z">
        <w:r w:rsidRPr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”, as shown.</w:t>
        </w:r>
      </w:ins>
      <w:ins w:id="10" w:author="Steve" w:date="2022-03-15T11:09:00Z">
        <w:r w:rsidR="00A62E5E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  (Ignore the warning.)</w:t>
        </w:r>
      </w:ins>
    </w:p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  <w:r>
        <w:rPr>
          <w:noProof/>
          <w:sz w:val="22"/>
          <w:szCs w:val="22"/>
        </w:rPr>
        <w:drawing>
          <wp:inline distT="114300" distB="114300" distL="114300" distR="114300">
            <wp:extent cx="5943600" cy="4089400"/>
            <wp:effectExtent l="0" t="0" r="0" b="0"/>
            <wp:docPr id="104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RDefault="00A62E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  <w:r>
        <w:rPr>
          <w:rFonts w:ascii="Microsoft YaHei UI" w:eastAsia="Microsoft YaHei UI" w:hAnsi="Microsoft YaHei UI" w:cs="Microsoft YaHei UI"/>
          <w:color w:val="000000"/>
          <w:sz w:val="21"/>
          <w:szCs w:val="21"/>
        </w:rPr>
        <w:lastRenderedPageBreak/>
        <w:t>Click the “Update” button, select the new BT firmware file for programming, and then click the "Replace" button</w:t>
      </w:r>
      <w:r>
        <w:rPr>
          <w:rFonts w:ascii="Microsoft YaHei UI" w:eastAsia="Microsoft YaHei UI" w:hAnsi="Microsoft YaHei UI" w:cs="Microsoft YaHei UI"/>
          <w:color w:val="000000"/>
          <w:sz w:val="21"/>
          <w:szCs w:val="21"/>
        </w:rPr>
        <w:t>。</w:t>
      </w:r>
    </w:p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  <w:r>
        <w:rPr>
          <w:rFonts w:ascii="Microsoft YaHei UI" w:eastAsia="Microsoft YaHei UI" w:hAnsi="Microsoft YaHei UI" w:cs="Microsoft YaHei UI"/>
          <w:noProof/>
          <w:color w:val="000000"/>
          <w:sz w:val="21"/>
          <w:szCs w:val="21"/>
        </w:rPr>
        <w:drawing>
          <wp:inline distT="0" distB="0" distL="114300" distR="114300">
            <wp:extent cx="5934710" cy="3089275"/>
            <wp:effectExtent l="0" t="0" r="0" b="0"/>
            <wp:docPr id="104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08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RDefault="00A62E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  <w:r>
        <w:rPr>
          <w:color w:val="000000"/>
          <w:sz w:val="22"/>
          <w:szCs w:val="22"/>
        </w:rPr>
        <w:lastRenderedPageBreak/>
        <w:t>Connect the unit to PC with type C</w:t>
      </w:r>
      <w:ins w:id="11" w:author="Steve" w:date="2022-03-15T11:11:00Z">
        <w:r>
          <w:rPr>
            <w:color w:val="000000"/>
            <w:sz w:val="22"/>
            <w:szCs w:val="22"/>
          </w:rPr>
          <w:t xml:space="preserve"> and turn the unit ON</w:t>
        </w:r>
      </w:ins>
      <w:bookmarkStart w:id="12" w:name="_GoBack"/>
      <w:bookmarkEnd w:id="12"/>
      <w:r>
        <w:rPr>
          <w:color w:val="000000"/>
          <w:sz w:val="22"/>
          <w:szCs w:val="22"/>
        </w:rPr>
        <w:t>.</w:t>
      </w:r>
    </w:p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  <w:r>
        <w:rPr>
          <w:rFonts w:ascii="Microsoft YaHei UI" w:eastAsia="Microsoft YaHei UI" w:hAnsi="Microsoft YaHei UI" w:cs="Microsoft YaHei UI"/>
          <w:noProof/>
          <w:color w:val="000000"/>
          <w:sz w:val="21"/>
          <w:szCs w:val="21"/>
        </w:rPr>
        <w:drawing>
          <wp:inline distT="0" distB="0" distL="114300" distR="114300">
            <wp:extent cx="5504815" cy="4095115"/>
            <wp:effectExtent l="0" t="0" r="0" b="0"/>
            <wp:docPr id="104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4095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RDefault="008D16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  <w:ins w:id="13" w:author="Steve" w:date="2022-03-15T10:48:00Z">
        <w:r>
          <w:rPr>
            <w:sz w:val="26"/>
            <w:szCs w:val="26"/>
          </w:rPr>
          <w:lastRenderedPageBreak/>
          <w:t>L</w:t>
        </w:r>
        <w:r>
          <w:rPr>
            <w:sz w:val="26"/>
            <w:szCs w:val="26"/>
          </w:rPr>
          <w:t xml:space="preserve">ong press the MODE button to </w:t>
        </w:r>
      </w:ins>
      <w:del w:id="14" w:author="Steve" w:date="2022-03-15T10:48:00Z">
        <w:r w:rsidR="00A62E5E"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delText xml:space="preserve">Double click the “mode” key, </w:delText>
        </w:r>
      </w:del>
      <w:r w:rsidR="00A62E5E">
        <w:rPr>
          <w:rFonts w:ascii="Microsoft YaHei UI" w:eastAsia="Microsoft YaHei UI" w:hAnsi="Microsoft YaHei UI" w:cs="Microsoft YaHei UI"/>
          <w:color w:val="000000"/>
          <w:sz w:val="21"/>
          <w:szCs w:val="21"/>
        </w:rPr>
        <w:t>enter the BT programming mode.</w:t>
      </w:r>
      <w:ins w:id="15" w:author="Steve" w:date="2022-03-15T10:50:00Z"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  (Note: For V1.5, </w:t>
        </w:r>
      </w:ins>
      <w:ins w:id="16" w:author="Steve" w:date="2022-03-15T10:51:00Z"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quick press the “mode” button twice instead of one long press.)</w:t>
        </w:r>
      </w:ins>
    </w:p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  <w:r>
        <w:rPr>
          <w:rFonts w:ascii="Microsoft YaHei UI" w:eastAsia="Microsoft YaHei UI" w:hAnsi="Microsoft YaHei UI" w:cs="Microsoft YaHei UI"/>
          <w:noProof/>
          <w:color w:val="000000"/>
          <w:sz w:val="21"/>
          <w:szCs w:val="21"/>
        </w:rPr>
        <w:drawing>
          <wp:inline distT="0" distB="0" distL="114300" distR="114300">
            <wp:extent cx="5706110" cy="3382010"/>
            <wp:effectExtent l="0" t="0" r="0" b="0"/>
            <wp:docPr id="104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3382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A62E5E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A62E5E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A62E5E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A62E5E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A62E5E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A62E5E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A62E5E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A62E5E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A62E5E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A62E5E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A62E5E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A62E5E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A62E5E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A62E5E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Del="008D160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From w:id="17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FromRangeStart w:id="18" w:author="Steve" w:date="2022-03-15T10:54:00Z" w:name="move98234088"/>
      <w:moveFrom w:id="19" w:author="Steve" w:date="2022-03-15T10:54:00Z">
        <w:r w:rsidDel="008D1601">
          <w:rPr>
            <w:rFonts w:ascii="Microsoft YaHei UI" w:eastAsia="Microsoft YaHei UI" w:hAnsi="Microsoft YaHei UI" w:cs="Microsoft YaHei UI"/>
            <w:noProof/>
            <w:color w:val="000000"/>
            <w:sz w:val="21"/>
            <w:szCs w:val="21"/>
          </w:rPr>
          <w:lastRenderedPageBreak/>
          <w:drawing>
            <wp:inline distT="0" distB="0" distL="114300" distR="114300" wp14:anchorId="688B8703" wp14:editId="4BC76A83">
              <wp:extent cx="5939155" cy="2938780"/>
              <wp:effectExtent l="0" t="0" r="0" b="0"/>
              <wp:docPr id="1044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1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39155" cy="293878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moveFrom>
    </w:p>
    <w:p w:rsidR="00D57921" w:rsidDel="008D160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From w:id="20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Del="008D160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From w:id="21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Del="008D160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From w:id="22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From w:id="23" w:author="Steve" w:date="2022-03-15T10:54:00Z"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Key function description:</w:t>
        </w:r>
      </w:moveFrom>
    </w:p>
    <w:p w:rsidR="00D57921" w:rsidDel="008D160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From w:id="24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Del="008D160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From w:id="25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From w:id="26" w:author="Steve" w:date="2022-03-15T10:54:00Z"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“vol+”:  </w:t>
        </w:r>
      </w:moveFrom>
    </w:p>
    <w:p w:rsidR="00D57921" w:rsidDel="008D160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firstLine="315"/>
        <w:rPr>
          <w:moveFrom w:id="27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From w:id="28" w:author="Steve" w:date="2022-03-15T10:54:00Z"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QUICK PRESS ONCE</w:t>
        </w:r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：</w:t>
        </w:r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  UP VOLUME</w:t>
        </w:r>
      </w:moveFrom>
    </w:p>
    <w:p w:rsidR="00D57921" w:rsidDel="008D160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From w:id="29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From w:id="30" w:author="Steve" w:date="2022-03-15T10:54:00Z"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“vol-“:  </w:t>
        </w:r>
      </w:moveFrom>
    </w:p>
    <w:p w:rsidR="00D57921" w:rsidDel="008D160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firstLine="315"/>
        <w:rPr>
          <w:moveFrom w:id="31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From w:id="32" w:author="Steve" w:date="2022-03-15T10:54:00Z"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QUICK PRESS ONCE</w:t>
        </w:r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：</w:t>
        </w:r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  DOWN VOLUME</w:t>
        </w:r>
      </w:moveFrom>
    </w:p>
    <w:p w:rsidR="00D57921" w:rsidDel="008D160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firstLine="315"/>
        <w:rPr>
          <w:moveFrom w:id="33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Del="008D160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From w:id="34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From w:id="35" w:author="Steve" w:date="2022-03-15T10:54:00Z"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“power”:</w:t>
        </w:r>
      </w:moveFrom>
    </w:p>
    <w:p w:rsidR="00D57921" w:rsidDel="008D160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firstLine="315"/>
        <w:rPr>
          <w:moveFrom w:id="36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From w:id="37" w:author="Steve" w:date="2022-03-15T10:54:00Z"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QUICK PRESS ONCE</w:t>
        </w:r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：</w:t>
        </w:r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  POWER ON</w:t>
        </w:r>
      </w:moveFrom>
    </w:p>
    <w:p w:rsidR="00D57921" w:rsidDel="008D160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firstLine="315"/>
        <w:rPr>
          <w:moveFrom w:id="38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From w:id="39" w:author="Steve" w:date="2022-03-15T10:54:00Z"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QUICK PRESS ONCE</w:t>
        </w:r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：</w:t>
        </w:r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  POWER OFF</w:t>
        </w:r>
      </w:moveFrom>
    </w:p>
    <w:p w:rsidR="00D57921" w:rsidDel="008D160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From w:id="40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Del="008D160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From w:id="41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From w:id="42" w:author="Steve" w:date="2022-03-15T10:54:00Z"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“mode”</w:t>
        </w:r>
      </w:moveFrom>
    </w:p>
    <w:p w:rsidR="00D57921" w:rsidDel="008D160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firstLine="315"/>
        <w:rPr>
          <w:moveFrom w:id="43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From w:id="44" w:author="Steve" w:date="2022-03-15T10:54:00Z"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QUICK PRESS ONCE</w:t>
        </w:r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：</w:t>
        </w:r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  CHANGE MODE  ( BT, MIC, BT+MIC )</w:t>
        </w:r>
      </w:moveFrom>
    </w:p>
    <w:p w:rsidR="00D57921" w:rsidDel="008D160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firstLine="315"/>
        <w:rPr>
          <w:moveFrom w:id="45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From w:id="46" w:author="Steve" w:date="2022-03-15T10:54:00Z"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QUICK PRESS TWICE</w:t>
        </w:r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：</w:t>
        </w:r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  ENTER BT PROGRAMMING MODE</w:t>
        </w:r>
      </w:moveFrom>
    </w:p>
    <w:p w:rsidR="00D57921" w:rsidDel="008D1601" w:rsidRDefault="00A62E5E">
      <w:pPr>
        <w:rPr>
          <w:moveFrom w:id="47" w:author="Steve" w:date="2022-03-15T10:54:00Z"/>
          <w:rFonts w:ascii="Microsoft YaHei UI" w:eastAsia="Microsoft YaHei UI" w:hAnsi="Microsoft YaHei UI" w:cs="Microsoft YaHei UI"/>
          <w:sz w:val="27"/>
          <w:szCs w:val="27"/>
        </w:rPr>
      </w:pPr>
      <w:moveFrom w:id="48" w:author="Steve" w:date="2022-03-15T10:54:00Z">
        <w:r w:rsidDel="008D1601">
          <w:rPr>
            <w:sz w:val="26"/>
            <w:szCs w:val="26"/>
          </w:rPr>
          <w:t xml:space="preserve">       Note: For ASI V2.0 , long press the MODE button to enter BT download mode.</w:t>
        </w:r>
      </w:moveFrom>
    </w:p>
    <w:p w:rsidR="00D57921" w:rsidDel="008D160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moveFrom w:id="49" w:author="Steve" w:date="2022-03-15T10:54:00Z"/>
          <w:rFonts w:ascii="Microsoft YaHei UI" w:eastAsia="Microsoft YaHei UI" w:hAnsi="Microsoft YaHei UI" w:cs="Microsoft YaHei UI"/>
          <w:sz w:val="21"/>
          <w:szCs w:val="21"/>
        </w:rPr>
      </w:pPr>
    </w:p>
    <w:moveFromRangeEnd w:id="18"/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sz w:val="21"/>
          <w:szCs w:val="21"/>
        </w:rPr>
      </w:pPr>
    </w:p>
    <w:p w:rsidR="00D57921" w:rsidRDefault="00A62E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  <w:r>
        <w:rPr>
          <w:rFonts w:ascii="Microsoft YaHei UI" w:eastAsia="Microsoft YaHei UI" w:hAnsi="Microsoft YaHei UI" w:cs="Microsoft YaHei UI"/>
          <w:color w:val="000000"/>
          <w:sz w:val="21"/>
          <w:szCs w:val="21"/>
        </w:rPr>
        <w:t>Wait</w:t>
      </w:r>
      <w:del w:id="50" w:author="Steve" w:date="2022-03-15T10:52:00Z"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delText>ing</w:delText>
        </w:r>
      </w:del>
      <w:r>
        <w:rPr>
          <w:rFonts w:ascii="Microsoft YaHei UI" w:eastAsia="Microsoft YaHei UI" w:hAnsi="Microsoft YaHei UI" w:cs="Microsoft YaHei UI"/>
          <w:color w:val="000000"/>
          <w:sz w:val="21"/>
          <w:szCs w:val="21"/>
        </w:rPr>
        <w:t xml:space="preserve"> for the "Download" button </w:t>
      </w:r>
      <w:ins w:id="51" w:author="Steve" w:date="2022-03-15T10:52:00Z">
        <w:r w:rsidR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to </w:t>
        </w:r>
      </w:ins>
      <w:r>
        <w:rPr>
          <w:rFonts w:ascii="Microsoft YaHei UI" w:eastAsia="Microsoft YaHei UI" w:hAnsi="Microsoft YaHei UI" w:cs="Microsoft YaHei UI"/>
          <w:color w:val="000000"/>
          <w:sz w:val="21"/>
          <w:szCs w:val="21"/>
        </w:rPr>
        <w:t>turn</w:t>
      </w:r>
      <w:del w:id="52" w:author="Steve" w:date="2022-03-15T10:52:00Z">
        <w:r w:rsidDel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delText>s</w:delText>
        </w:r>
      </w:del>
      <w:r>
        <w:rPr>
          <w:rFonts w:ascii="Microsoft YaHei UI" w:eastAsia="Microsoft YaHei UI" w:hAnsi="Microsoft YaHei UI" w:cs="Microsoft YaHei UI"/>
          <w:color w:val="000000"/>
          <w:sz w:val="21"/>
          <w:szCs w:val="21"/>
        </w:rPr>
        <w:t xml:space="preserve"> </w:t>
      </w:r>
      <w:r>
        <w:rPr>
          <w:rFonts w:ascii="Microsoft YaHei UI" w:eastAsia="Microsoft YaHei UI" w:hAnsi="Microsoft YaHei UI" w:cs="Microsoft YaHei UI"/>
          <w:color w:val="000000"/>
          <w:sz w:val="21"/>
          <w:szCs w:val="21"/>
        </w:rPr>
        <w:t>blue</w:t>
      </w:r>
      <w:ins w:id="53" w:author="Steve" w:date="2022-03-15T10:52:00Z">
        <w:r w:rsidR="008D1601"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,</w:t>
        </w:r>
      </w:ins>
      <w:r>
        <w:rPr>
          <w:rFonts w:ascii="Microsoft YaHei UI" w:eastAsia="Microsoft YaHei UI" w:hAnsi="Microsoft YaHei UI" w:cs="Microsoft YaHei UI"/>
          <w:color w:val="000000"/>
          <w:sz w:val="21"/>
          <w:szCs w:val="21"/>
        </w:rPr>
        <w:t xml:space="preserve"> as below.</w:t>
      </w:r>
    </w:p>
    <w:p w:rsidR="00D57921" w:rsidDel="00A62E5E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del w:id="54" w:author="Steve" w:date="2022-03-15T11:04:00Z"/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  <w:r>
        <w:rPr>
          <w:rFonts w:ascii="Microsoft YaHei UI" w:eastAsia="Microsoft YaHei UI" w:hAnsi="Microsoft YaHei UI" w:cs="Microsoft YaHei UI"/>
          <w:noProof/>
          <w:color w:val="000000"/>
          <w:sz w:val="21"/>
          <w:szCs w:val="21"/>
        </w:rPr>
        <w:lastRenderedPageBreak/>
        <w:drawing>
          <wp:inline distT="0" distB="0" distL="114300" distR="114300" wp14:anchorId="1049DAC2" wp14:editId="7C59F2B4">
            <wp:extent cx="5940425" cy="3185795"/>
            <wp:effectExtent l="0" t="0" r="0" b="0"/>
            <wp:docPr id="10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RDefault="00A62E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  <w:r>
        <w:rPr>
          <w:rFonts w:ascii="Microsoft YaHei UI" w:eastAsia="Microsoft YaHei UI" w:hAnsi="Microsoft YaHei UI" w:cs="Microsoft YaHei UI"/>
          <w:color w:val="000000"/>
          <w:sz w:val="21"/>
          <w:szCs w:val="21"/>
        </w:rPr>
        <w:t>Click the blue "Download"</w:t>
      </w:r>
      <w:r>
        <w:rPr>
          <w:rFonts w:ascii="Microsoft YaHei UI" w:eastAsia="Microsoft YaHei UI" w:hAnsi="Microsoft YaHei UI" w:cs="Microsoft YaHei UI"/>
          <w:color w:val="000000"/>
          <w:sz w:val="21"/>
          <w:szCs w:val="21"/>
        </w:rPr>
        <w:t xml:space="preserve"> button. When you see the following success prompt, it indicates that the new BT firmware has been upgraded successfully.</w:t>
      </w:r>
    </w:p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RDefault="00A62E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  <w:r>
        <w:rPr>
          <w:rFonts w:ascii="Microsoft YaHei UI" w:eastAsia="Microsoft YaHei UI" w:hAnsi="Microsoft YaHei UI" w:cs="Microsoft YaHei UI"/>
          <w:noProof/>
          <w:color w:val="000000"/>
          <w:sz w:val="21"/>
          <w:szCs w:val="21"/>
        </w:rPr>
        <w:drawing>
          <wp:inline distT="0" distB="0" distL="114300" distR="114300" wp14:anchorId="21C0E65E" wp14:editId="00526B1C">
            <wp:extent cx="5934075" cy="3246120"/>
            <wp:effectExtent l="0" t="0" r="0" b="0"/>
            <wp:docPr id="103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46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7921" w:rsidRDefault="00D57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>
      <w:pPr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D57921" w:rsidRDefault="00D57921" w:rsidP="00A62E5E">
      <w:pPr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Pr="00A62E5E" w:rsidRDefault="008D1601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ins w:id="55" w:author="Steve" w:date="2022-03-15T11:07:00Z"/>
          <w:rFonts w:ascii="Microsoft YaHei UI" w:eastAsia="Microsoft YaHei UI" w:hAnsi="Microsoft YaHei UI" w:cs="Microsoft YaHei UI"/>
          <w:color w:val="000000"/>
          <w:sz w:val="21"/>
          <w:szCs w:val="21"/>
          <w:u w:val="single"/>
          <w:rPrChange w:id="56" w:author="Steve" w:date="2022-03-15T11:07:00Z">
            <w:rPr>
              <w:ins w:id="57" w:author="Steve" w:date="2022-03-15T11:07:00Z"/>
              <w:rFonts w:ascii="Microsoft YaHei UI" w:eastAsia="Microsoft YaHei UI" w:hAnsi="Microsoft YaHei UI" w:cs="Microsoft YaHei UI"/>
              <w:color w:val="000000"/>
              <w:sz w:val="21"/>
              <w:szCs w:val="21"/>
            </w:rPr>
          </w:rPrChange>
        </w:rPr>
      </w:pPr>
      <w:ins w:id="58" w:author="Steve" w:date="2022-03-15T10:54:00Z">
        <w:r w:rsidRPr="00A62E5E">
          <w:rPr>
            <w:rFonts w:ascii="Microsoft YaHei UI" w:eastAsia="Microsoft YaHei UI" w:hAnsi="Microsoft YaHei UI" w:cs="Microsoft YaHei UI"/>
            <w:color w:val="000000"/>
            <w:sz w:val="21"/>
            <w:szCs w:val="21"/>
            <w:u w:val="single"/>
            <w:rPrChange w:id="59" w:author="Steve" w:date="2022-03-15T11:07:00Z">
              <w:rPr>
                <w:rFonts w:ascii="Microsoft YaHei UI" w:eastAsia="Microsoft YaHei UI" w:hAnsi="Microsoft YaHei UI" w:cs="Microsoft YaHei UI"/>
                <w:color w:val="000000"/>
                <w:sz w:val="21"/>
                <w:szCs w:val="21"/>
              </w:rPr>
            </w:rPrChange>
          </w:rPr>
          <w:lastRenderedPageBreak/>
          <w:t xml:space="preserve">Appendix:  </w:t>
        </w:r>
      </w:ins>
      <w:ins w:id="60" w:author="Steve" w:date="2022-03-15T10:58:00Z">
        <w:r w:rsidR="00123244" w:rsidRPr="00A62E5E">
          <w:rPr>
            <w:rFonts w:ascii="Microsoft YaHei UI" w:eastAsia="Microsoft YaHei UI" w:hAnsi="Microsoft YaHei UI" w:cs="Microsoft YaHei UI"/>
            <w:color w:val="000000"/>
            <w:sz w:val="21"/>
            <w:szCs w:val="21"/>
            <w:u w:val="single"/>
            <w:rPrChange w:id="61" w:author="Steve" w:date="2022-03-15T11:07:00Z">
              <w:rPr>
                <w:rFonts w:ascii="Microsoft YaHei UI" w:eastAsia="Microsoft YaHei UI" w:hAnsi="Microsoft YaHei UI" w:cs="Microsoft YaHei UI"/>
                <w:color w:val="000000"/>
                <w:sz w:val="21"/>
                <w:szCs w:val="21"/>
              </w:rPr>
            </w:rPrChange>
          </w:rPr>
          <w:t>Key function description:</w:t>
        </w:r>
      </w:ins>
    </w:p>
    <w:p w:rsidR="00A62E5E" w:rsidRDefault="00A62E5E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ins w:id="62" w:author="Steve" w:date="2022-03-15T10:58:00Z"/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To w:id="63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ToRangeStart w:id="64" w:author="Steve" w:date="2022-03-15T10:54:00Z" w:name="move98234088"/>
      <w:moveTo w:id="65" w:author="Steve" w:date="2022-03-15T10:54:00Z">
        <w:r>
          <w:rPr>
            <w:rFonts w:ascii="Microsoft YaHei UI" w:eastAsia="Microsoft YaHei UI" w:hAnsi="Microsoft YaHei UI" w:cs="Microsoft YaHei UI"/>
            <w:noProof/>
            <w:color w:val="000000"/>
            <w:sz w:val="21"/>
            <w:szCs w:val="21"/>
          </w:rPr>
          <w:drawing>
            <wp:inline distT="0" distB="0" distL="114300" distR="114300" wp14:anchorId="511373E7" wp14:editId="72523337">
              <wp:extent cx="5939155" cy="2938780"/>
              <wp:effectExtent l="0" t="0" r="0" b="0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1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39155" cy="293878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moveTo>
    </w:p>
    <w:p w:rsidR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To w:id="66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Del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del w:id="67" w:author="Steve" w:date="2022-03-15T10:58:00Z"/>
          <w:moveTo w:id="68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Del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del w:id="69" w:author="Steve" w:date="2022-03-15T10:57:00Z"/>
          <w:moveTo w:id="70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To w:id="71" w:author="Steve" w:date="2022-03-15T10:54:00Z">
        <w:del w:id="72" w:author="Steve" w:date="2022-03-15T10:57:00Z">
          <w:r w:rsidDel="00123244">
            <w:rPr>
              <w:rFonts w:ascii="Microsoft YaHei UI" w:eastAsia="Microsoft YaHei UI" w:hAnsi="Microsoft YaHei UI" w:cs="Microsoft YaHei UI"/>
              <w:color w:val="000000"/>
              <w:sz w:val="21"/>
              <w:szCs w:val="21"/>
            </w:rPr>
            <w:delText>Key function description:</w:delText>
          </w:r>
        </w:del>
      </w:moveTo>
    </w:p>
    <w:p w:rsidR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To w:id="73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To w:id="74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To w:id="75" w:author="Steve" w:date="2022-03-15T10:54:00Z"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“</w:t>
        </w:r>
        <w:proofErr w:type="spellStart"/>
        <w:proofErr w:type="gramStart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vol</w:t>
        </w:r>
        <w:proofErr w:type="spellEnd"/>
        <w:proofErr w:type="gramEnd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+”:  </w:t>
        </w:r>
      </w:moveTo>
    </w:p>
    <w:p w:rsidR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firstLine="315"/>
        <w:rPr>
          <w:moveTo w:id="76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To w:id="77" w:author="Steve" w:date="2022-03-15T10:54:00Z"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QUICK PRESS ONCE</w:t>
        </w:r>
        <w:proofErr w:type="gramStart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：  UP</w:t>
        </w:r>
        <w:proofErr w:type="gramEnd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 VOLUME</w:t>
        </w:r>
      </w:moveTo>
    </w:p>
    <w:p w:rsidR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To w:id="78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To w:id="79" w:author="Steve" w:date="2022-03-15T10:54:00Z"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“</w:t>
        </w:r>
        <w:proofErr w:type="spellStart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vol</w:t>
        </w:r>
        <w:proofErr w:type="spellEnd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-“:  </w:t>
        </w:r>
      </w:moveTo>
    </w:p>
    <w:p w:rsidR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firstLine="315"/>
        <w:rPr>
          <w:moveTo w:id="80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To w:id="81" w:author="Steve" w:date="2022-03-15T10:54:00Z"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QUICK PRESS ONCE</w:t>
        </w:r>
        <w:proofErr w:type="gramStart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：  DOWN</w:t>
        </w:r>
        <w:proofErr w:type="gramEnd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 VOLUME</w:t>
        </w:r>
      </w:moveTo>
    </w:p>
    <w:p w:rsidR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firstLine="315"/>
        <w:rPr>
          <w:moveTo w:id="82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To w:id="83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To w:id="84" w:author="Steve" w:date="2022-03-15T10:54:00Z"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“</w:t>
        </w:r>
        <w:proofErr w:type="gramStart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power</w:t>
        </w:r>
        <w:proofErr w:type="gramEnd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”:</w:t>
        </w:r>
      </w:moveTo>
    </w:p>
    <w:p w:rsidR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firstLine="315"/>
        <w:rPr>
          <w:moveTo w:id="85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To w:id="86" w:author="Steve" w:date="2022-03-15T10:54:00Z"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QUICK PRESS ONCE</w:t>
        </w:r>
        <w:proofErr w:type="gramStart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：  POWER</w:t>
        </w:r>
        <w:proofErr w:type="gramEnd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 ON</w:t>
        </w:r>
      </w:moveTo>
    </w:p>
    <w:p w:rsidR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firstLine="315"/>
        <w:rPr>
          <w:moveTo w:id="87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To w:id="88" w:author="Steve" w:date="2022-03-15T10:54:00Z"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QUICK PRESS ONCE</w:t>
        </w:r>
        <w:proofErr w:type="gramStart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：  POWER</w:t>
        </w:r>
        <w:proofErr w:type="gramEnd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 OFF</w:t>
        </w:r>
      </w:moveTo>
    </w:p>
    <w:p w:rsidR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To w:id="89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p w:rsidR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moveTo w:id="90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moveTo w:id="91" w:author="Steve" w:date="2022-03-15T10:54:00Z"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“</w:t>
        </w:r>
        <w:proofErr w:type="gramStart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mode</w:t>
        </w:r>
        <w:proofErr w:type="gramEnd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”</w:t>
        </w:r>
      </w:moveTo>
    </w:p>
    <w:p w:rsidR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firstLine="315"/>
        <w:rPr>
          <w:ins w:id="92" w:author="Steve" w:date="2022-03-15T10:55:00Z"/>
          <w:sz w:val="26"/>
          <w:szCs w:val="26"/>
        </w:rPr>
      </w:pPr>
      <w:ins w:id="93" w:author="Steve" w:date="2022-03-15T10:55:00Z">
        <w:r>
          <w:rPr>
            <w:sz w:val="26"/>
            <w:szCs w:val="26"/>
          </w:rPr>
          <w:t>ASI V2.0:</w:t>
        </w:r>
      </w:ins>
      <w:ins w:id="94" w:author="Steve" w:date="2022-03-15T10:57:00Z">
        <w:r>
          <w:rPr>
            <w:sz w:val="26"/>
            <w:szCs w:val="26"/>
          </w:rPr>
          <w:t xml:space="preserve"> </w:t>
        </w:r>
      </w:ins>
      <w:ins w:id="95" w:author="Steve" w:date="2022-03-15T10:55:00Z">
        <w:r>
          <w:rPr>
            <w:sz w:val="26"/>
            <w:szCs w:val="26"/>
          </w:rPr>
          <w:t xml:space="preserve"> </w:t>
        </w:r>
      </w:ins>
      <w:ins w:id="96" w:author="Steve" w:date="2022-03-15T10:56:00Z">
        <w:r>
          <w:rPr>
            <w:sz w:val="26"/>
            <w:szCs w:val="26"/>
          </w:rPr>
          <w:t xml:space="preserve">LONG PRESS: </w:t>
        </w:r>
      </w:ins>
      <w:ins w:id="97" w:author="Steve" w:date="2022-03-15T10:57:00Z">
        <w:r>
          <w:rPr>
            <w:sz w:val="26"/>
            <w:szCs w:val="26"/>
          </w:rPr>
          <w:t xml:space="preserve">   </w:t>
        </w:r>
      </w:ins>
      <w:ins w:id="98" w:author="Steve" w:date="2022-03-15T10:56:00Z">
        <w:r>
          <w:rPr>
            <w:sz w:val="26"/>
            <w:szCs w:val="26"/>
          </w:rPr>
          <w:t xml:space="preserve">ENTER </w:t>
        </w:r>
      </w:ins>
      <w:ins w:id="99" w:author="Steve" w:date="2022-03-15T10:57:00Z">
        <w:r>
          <w:rPr>
            <w:sz w:val="26"/>
            <w:szCs w:val="26"/>
          </w:rPr>
          <w:t>BT PROGRAMMING MODE</w:t>
        </w:r>
      </w:ins>
    </w:p>
    <w:p w:rsidR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firstLine="315"/>
        <w:rPr>
          <w:moveTo w:id="100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ins w:id="101" w:author="Steve" w:date="2022-03-15T10:55:00Z">
        <w:r>
          <w:rPr>
            <w:sz w:val="26"/>
            <w:szCs w:val="26"/>
          </w:rPr>
          <w:t xml:space="preserve">ASI V1.5: </w:t>
        </w:r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 </w:t>
        </w:r>
      </w:ins>
      <w:moveTo w:id="102" w:author="Steve" w:date="2022-03-15T10:54:00Z"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QUICK PRESS ONCE</w:t>
        </w:r>
        <w:proofErr w:type="gramStart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：  CHANGE</w:t>
        </w:r>
        <w:proofErr w:type="gramEnd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 MODE  ( BT, MIC, BT+MIC )</w:t>
        </w:r>
      </w:moveTo>
      <w:ins w:id="103" w:author="Steve" w:date="2022-03-15T10:55:00Z"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;</w:t>
        </w:r>
      </w:ins>
    </w:p>
    <w:p w:rsidR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firstLine="315"/>
        <w:rPr>
          <w:moveTo w:id="104" w:author="Steve" w:date="2022-03-15T10:54:00Z"/>
          <w:rFonts w:ascii="Microsoft YaHei UI" w:eastAsia="Microsoft YaHei UI" w:hAnsi="Microsoft YaHei UI" w:cs="Microsoft YaHei UI"/>
          <w:color w:val="000000"/>
          <w:sz w:val="21"/>
          <w:szCs w:val="21"/>
        </w:rPr>
      </w:pPr>
      <w:ins w:id="105" w:author="Steve" w:date="2022-03-15T10:56:00Z"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                 </w:t>
        </w:r>
      </w:ins>
      <w:moveTo w:id="106" w:author="Steve" w:date="2022-03-15T10:54:00Z"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QUICK PRESS TWICE</w:t>
        </w:r>
        <w:proofErr w:type="gramStart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>：  ENTER</w:t>
        </w:r>
        <w:proofErr w:type="gramEnd"/>
        <w:r>
          <w:rPr>
            <w:rFonts w:ascii="Microsoft YaHei UI" w:eastAsia="Microsoft YaHei UI" w:hAnsi="Microsoft YaHei UI" w:cs="Microsoft YaHei UI"/>
            <w:color w:val="000000"/>
            <w:sz w:val="21"/>
            <w:szCs w:val="21"/>
          </w:rPr>
          <w:t xml:space="preserve"> BT PROGRAMMING MODE</w:t>
        </w:r>
      </w:moveTo>
    </w:p>
    <w:p w:rsidR="00123244" w:rsidRDefault="00123244" w:rsidP="00123244">
      <w:pPr>
        <w:rPr>
          <w:moveTo w:id="107" w:author="Steve" w:date="2022-03-15T10:54:00Z"/>
          <w:rFonts w:ascii="Microsoft YaHei UI" w:eastAsia="Microsoft YaHei UI" w:hAnsi="Microsoft YaHei UI" w:cs="Microsoft YaHei UI"/>
          <w:sz w:val="27"/>
          <w:szCs w:val="27"/>
        </w:rPr>
      </w:pPr>
      <w:moveTo w:id="108" w:author="Steve" w:date="2022-03-15T10:54:00Z">
        <w:r>
          <w:rPr>
            <w:sz w:val="26"/>
            <w:szCs w:val="26"/>
          </w:rPr>
          <w:t xml:space="preserve">       </w:t>
        </w:r>
        <w:del w:id="109" w:author="Steve" w:date="2022-03-15T10:56:00Z">
          <w:r w:rsidDel="00123244">
            <w:rPr>
              <w:sz w:val="26"/>
              <w:szCs w:val="26"/>
            </w:rPr>
            <w:delText>Note: For</w:delText>
          </w:r>
        </w:del>
        <w:del w:id="110" w:author="Steve" w:date="2022-03-15T10:55:00Z">
          <w:r w:rsidDel="00123244">
            <w:rPr>
              <w:sz w:val="26"/>
              <w:szCs w:val="26"/>
            </w:rPr>
            <w:delText xml:space="preserve"> ASI V2.0 , long press the MODE button to enter BT download mode</w:delText>
          </w:r>
        </w:del>
        <w:r>
          <w:rPr>
            <w:sz w:val="26"/>
            <w:szCs w:val="26"/>
          </w:rPr>
          <w:t>.</w:t>
        </w:r>
      </w:moveTo>
    </w:p>
    <w:p w:rsidR="00123244" w:rsidRDefault="00123244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ind w:left="360"/>
        <w:rPr>
          <w:moveTo w:id="111" w:author="Steve" w:date="2022-03-15T10:54:00Z"/>
          <w:rFonts w:ascii="Microsoft YaHei UI" w:eastAsia="Microsoft YaHei UI" w:hAnsi="Microsoft YaHei UI" w:cs="Microsoft YaHei UI"/>
          <w:sz w:val="21"/>
          <w:szCs w:val="21"/>
        </w:rPr>
      </w:pPr>
    </w:p>
    <w:moveToRangeEnd w:id="64"/>
    <w:p w:rsidR="00D57921" w:rsidRDefault="00D57921" w:rsidP="001232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59" w:lineRule="auto"/>
        <w:rPr>
          <w:rFonts w:ascii="Microsoft YaHei UI" w:eastAsia="Microsoft YaHei UI" w:hAnsi="Microsoft YaHei UI" w:cs="Microsoft YaHei UI"/>
          <w:color w:val="000000"/>
          <w:sz w:val="21"/>
          <w:szCs w:val="21"/>
        </w:rPr>
      </w:pPr>
    </w:p>
    <w:sectPr w:rsidR="00D579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47C54"/>
    <w:multiLevelType w:val="multilevel"/>
    <w:tmpl w:val="05DC260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680" w:hanging="420"/>
      </w:pPr>
      <w:rPr>
        <w:vertAlign w:val="baseline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940" w:hanging="420"/>
      </w:pPr>
      <w:rPr>
        <w:vertAlign w:val="baseline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</w:compat>
  <w:rsids>
    <w:rsidRoot w:val="00D57921"/>
    <w:rsid w:val="00123244"/>
    <w:rsid w:val="008D1601"/>
    <w:rsid w:val="00A62E5E"/>
    <w:rsid w:val="00D57921"/>
    <w:rsid w:val="00E1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">
    <w:name w:val="正文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zh-CN"/>
    </w:rPr>
  </w:style>
  <w:style w:type="character" w:customStyle="1" w:styleId="a0">
    <w:name w:val="默认段落字体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a1">
    <w:name w:val="普通表格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无列表"/>
    <w:qFormat/>
  </w:style>
  <w:style w:type="paragraph" w:customStyle="1" w:styleId="a3">
    <w:name w:val="列出段落"/>
    <w:basedOn w:val="a"/>
    <w:pPr>
      <w:ind w:left="720"/>
      <w:contextualSpacing/>
    </w:pPr>
  </w:style>
  <w:style w:type="character" w:customStyle="1" w:styleId="a4">
    <w:name w:val="超链接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6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60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16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">
    <w:name w:val="正文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zh-CN"/>
    </w:rPr>
  </w:style>
  <w:style w:type="character" w:customStyle="1" w:styleId="a0">
    <w:name w:val="默认段落字体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a1">
    <w:name w:val="普通表格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无列表"/>
    <w:qFormat/>
  </w:style>
  <w:style w:type="paragraph" w:customStyle="1" w:styleId="a3">
    <w:name w:val="列出段落"/>
    <w:basedOn w:val="a"/>
    <w:pPr>
      <w:ind w:left="720"/>
      <w:contextualSpacing/>
    </w:pPr>
  </w:style>
  <w:style w:type="character" w:customStyle="1" w:styleId="a4">
    <w:name w:val="超链接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6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60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16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BQShw6jTGC/rDuqYJ9SQex/OIw==">AMUW2mV1B74b7FHPMTx8bAyHfUjj3TKqt61HlUomIqVPqa33oIMtTRmlF3DXOLPQzqYrsqiMb1viUQXCSRvPsoGORA7bWF+nSlguGeKy1pu6Ch3PLCT5RHI=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Colmer</dc:creator>
  <cp:lastModifiedBy>Steve</cp:lastModifiedBy>
  <cp:revision>3</cp:revision>
  <dcterms:created xsi:type="dcterms:W3CDTF">2022-03-15T16:03:00Z</dcterms:created>
  <dcterms:modified xsi:type="dcterms:W3CDTF">2022-03-15T16:14:00Z</dcterms:modified>
</cp:coreProperties>
</file>